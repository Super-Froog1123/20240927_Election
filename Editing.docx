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460" w:before="300" w:line="264" w:lineRule="auto"/>
        <w:jc w:val="center"/>
        <w:rPr>
          <w:rFonts w:ascii="Playfair Display" w:cs="Playfair Display" w:eastAsia="Playfair Display" w:hAnsi="Playfair Display"/>
          <w:sz w:val="88"/>
          <w:szCs w:val="88"/>
        </w:rPr>
      </w:pPr>
      <w:bookmarkStart w:colFirst="0" w:colLast="0" w:name="_mg9rurpl69ar" w:id="0"/>
      <w:bookmarkEnd w:id="0"/>
      <w:r w:rsidDel="00000000" w:rsidR="00000000" w:rsidRPr="00000000">
        <w:rPr>
          <w:rFonts w:ascii="Playfair Display" w:cs="Playfair Display" w:eastAsia="Playfair Display" w:hAnsi="Playfair Display"/>
          <w:sz w:val="88"/>
          <w:szCs w:val="88"/>
          <w:rtl w:val="0"/>
        </w:rPr>
        <w:t xml:space="preserve">2024</w:t>
      </w:r>
      <w:commentRangeStart w:id="0"/>
      <w:r w:rsidDel="00000000" w:rsidR="00000000" w:rsidRPr="00000000">
        <w:rPr>
          <w:rFonts w:ascii="SimSun" w:cs="SimSun" w:eastAsia="SimSun" w:hAnsi="SimSun"/>
          <w:sz w:val="88"/>
          <w:szCs w:val="88"/>
          <w:rtl w:val="0"/>
        </w:rPr>
        <w:t xml:space="preserve">美國大選系列報導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160" w:before="300" w:line="264" w:lineRule="auto"/>
        <w:jc w:val="center"/>
        <w:rPr>
          <w:rFonts w:ascii="Playfair Display" w:cs="Playfair Display" w:eastAsia="Playfair Display" w:hAnsi="Playfair Display"/>
          <w:color w:val="000000"/>
          <w:sz w:val="36"/>
          <w:szCs w:val="36"/>
        </w:rPr>
      </w:pPr>
      <w:bookmarkStart w:colFirst="0" w:colLast="0" w:name="_n2l3g2jth04" w:id="1"/>
      <w:bookmarkEnd w:id="1"/>
      <w:r w:rsidDel="00000000" w:rsidR="00000000" w:rsidRPr="00000000">
        <w:rPr>
          <w:rFonts w:ascii="SimSun" w:cs="SimSun" w:eastAsia="SimSun" w:hAnsi="SimSun"/>
          <w:color w:val="000000"/>
          <w:sz w:val="36"/>
          <w:szCs w:val="36"/>
          <w:rtl w:val="0"/>
        </w:rPr>
        <w:t xml:space="preserve">一文看懂選舉重點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160" w:before="300" w:line="264" w:lineRule="auto"/>
        <w:jc w:val="center"/>
        <w:rPr>
          <w:rFonts w:ascii="Roboto" w:cs="Roboto" w:eastAsia="Roboto" w:hAnsi="Roboto"/>
          <w:color w:val="999999"/>
          <w:sz w:val="24"/>
          <w:szCs w:val="24"/>
        </w:rPr>
      </w:pPr>
      <w:bookmarkStart w:colFirst="0" w:colLast="0" w:name="_r4qihaeul038" w:id="2"/>
      <w:bookmarkEnd w:id="2"/>
      <w:del w:author="Lynn" w:id="0" w:date="2024-09-26T19:28:09Z">
        <w:commentRangeStart w:id="1"/>
        <w:commentRangeStart w:id="2"/>
        <w:r w:rsidDel="00000000" w:rsidR="00000000" w:rsidRPr="00000000">
          <w:rPr>
            <w:rFonts w:ascii="Playfair Display" w:cs="Playfair Display" w:eastAsia="Playfair Display" w:hAnsi="Playfair Display"/>
            <w:color w:val="000000"/>
            <w:sz w:val="36"/>
            <w:szCs w:val="36"/>
            <w:rtl w:val="0"/>
          </w:rPr>
          <w:delText xml:space="preserve">選舉方法、支持率及候選人政策</w:delText>
        </w:r>
      </w:del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240" w:before="240" w:line="264" w:lineRule="auto"/>
        <w:rPr>
          <w:rFonts w:ascii="Roboto" w:cs="Roboto" w:eastAsia="Roboto" w:hAnsi="Roboto"/>
          <w:color w:val="222222"/>
          <w:sz w:val="27"/>
          <w:szCs w:val="27"/>
        </w:rPr>
      </w:pPr>
      <w:bookmarkStart w:colFirst="0" w:colLast="0" w:name="_1jcjsnfe1ol" w:id="3"/>
      <w:bookmarkEnd w:id="3"/>
      <w:r w:rsidDel="00000000" w:rsidR="00000000" w:rsidRPr="00000000">
        <w:rPr>
          <w:rFonts w:ascii="SimSun" w:cs="SimSun" w:eastAsia="SimSun" w:hAnsi="SimSun"/>
          <w:color w:val="222222"/>
          <w:sz w:val="27"/>
          <w:szCs w:val="27"/>
          <w:rtl w:val="0"/>
        </w:rPr>
        <w:t xml:space="preserve">2024年第60屆美國總統大選將於11月5 日（星期二）舉行。同時，眾議院全部435個席位及參議院其中33個議席也將進行改選，以產生第119屆美國國會。總統候選人方面，前任總統唐納德·特朗普（Donald Trump）將代表共和黨參加選舉。民主黨則由副總統賀錦麗（Kamala Harris）接替總統喬·拜登（Joe Biden）成為總統候選人。此外，還有以小羅伯特·F·肯尼迪（Robert F. Kennedy Jr.）為代表的獨立參選人角逐總統職位</w:t>
      </w: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27"/>
          <w:szCs w:val="27"/>
          <w:rtl w:val="0"/>
        </w:rPr>
        <w:t xml:space="preserve">。</w:t>
      </w:r>
      <w:commentRangeStart w:id="3"/>
      <w:r w:rsidDel="00000000" w:rsidR="00000000" w:rsidRPr="00000000">
        <w:rPr>
          <w:rFonts w:ascii="SimSun" w:cs="SimSun" w:eastAsia="SimSun" w:hAnsi="SimSun"/>
          <w:color w:val="222222"/>
          <w:sz w:val="27"/>
          <w:szCs w:val="27"/>
          <w:rtl w:val="0"/>
        </w:rPr>
        <w:t xml:space="preserve">但肯尼迪已在8月下旬退選，轉而支持特朗普。</w:t>
      </w:r>
      <w:commentRangeEnd w:id="3"/>
      <w:r w:rsidDel="00000000" w:rsidR="00000000" w:rsidRPr="00000000">
        <w:commentReference w:id="3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sz w:val="27"/>
          <w:szCs w:val="27"/>
          <w:rtl w:val="0"/>
        </w:rPr>
        <w:t xml:space="preserve">本文將從選舉方法、候選人支持率及政策出發，對2024年美國大選進行基本介紹。後續將推出一系列文章，多個角度深度分析此次選舉。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spacing w:after="460" w:before="300" w:line="264" w:lineRule="auto"/>
        <w:ind w:left="-220" w:right="-220" w:firstLine="0"/>
        <w:rPr>
          <w:rFonts w:ascii="Playfair Display" w:cs="Playfair Display" w:eastAsia="Playfair Display" w:hAnsi="Playfair Display"/>
          <w:sz w:val="51"/>
          <w:szCs w:val="51"/>
        </w:rPr>
      </w:pPr>
      <w:bookmarkStart w:colFirst="0" w:colLast="0" w:name="_rmm4q2m5amu9" w:id="4"/>
      <w:bookmarkEnd w:id="4"/>
      <w:commentRangeStart w:id="4"/>
      <w:r w:rsidDel="00000000" w:rsidR="00000000" w:rsidRPr="00000000">
        <w:rPr>
          <w:rFonts w:ascii="SimSun" w:cs="SimSun" w:eastAsia="SimSun" w:hAnsi="SimSun"/>
          <w:sz w:val="51"/>
          <w:szCs w:val="51"/>
          <w:rtl w:val="0"/>
        </w:rPr>
        <w:t xml:space="preserve">美國大選，到底怎麼進行？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460" w:lineRule="auto"/>
        <w:ind w:left="-220" w:right="-220" w:firstLine="0"/>
        <w:rPr>
          <w:rFonts w:ascii="Roboto" w:cs="Roboto" w:eastAsia="Roboto" w:hAnsi="Roboto"/>
          <w:color w:val="222222"/>
          <w:sz w:val="27"/>
          <w:szCs w:val="27"/>
        </w:rPr>
      </w:pPr>
      <w:commentRangeStart w:id="5"/>
      <w:r w:rsidDel="00000000" w:rsidR="00000000" w:rsidRPr="00000000">
        <w:rPr>
          <w:rFonts w:ascii="SimSun" w:cs="SimSun" w:eastAsia="SimSun" w:hAnsi="SimSun"/>
          <w:color w:val="222222"/>
          <w:sz w:val="27"/>
          <w:szCs w:val="27"/>
          <w:rtl w:val="0"/>
        </w:rPr>
        <w:t xml:space="preserve">美國選舉的流程主要分為初選與黨團會議、各黨派全國代表大會、大選投票、選舉人（團）投票四個階段。不同於一般的直接民選，美國總統選舉會採取選舉人團方式進行選舉。各州選民將票投給代表民主黨、共和黨或其他政黨的選舉人，再由得票最高的選舉人政黨組成該州的選舉人團，行使總統投票權。通常各州的選舉人數量由該州人口數量決定。總統候選人若想贏得選舉，需在538張選舉人票種取得超過半數（270票）的選舉人票。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460" w:lineRule="auto"/>
        <w:ind w:left="-220" w:right="-220" w:firstLine="0"/>
        <w:rPr>
          <w:rFonts w:ascii="Roboto" w:cs="Roboto" w:eastAsia="Roboto" w:hAnsi="Roboto"/>
          <w:color w:val="222222"/>
          <w:sz w:val="27"/>
          <w:szCs w:val="27"/>
        </w:rPr>
      </w:pPr>
      <w:commentRangeStart w:id="6"/>
      <w:r w:rsidDel="00000000" w:rsidR="00000000" w:rsidRPr="00000000">
        <w:rPr>
          <w:rFonts w:ascii="Roboto" w:cs="Roboto" w:eastAsia="Roboto" w:hAnsi="Roboto"/>
          <w:color w:val="222222"/>
          <w:sz w:val="27"/>
          <w:szCs w:val="27"/>
        </w:rPr>
        <w:drawing>
          <wp:inline distB="114300" distT="114300" distL="114300" distR="114300">
            <wp:extent cx="6285737" cy="35575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5737" cy="3557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460" w:lineRule="auto"/>
        <w:ind w:left="-220" w:right="-220" w:firstLine="0"/>
        <w:rPr>
          <w:rFonts w:ascii="Roboto" w:cs="Roboto" w:eastAsia="Roboto" w:hAnsi="Roboto"/>
          <w:color w:val="222222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460" w:lineRule="auto"/>
        <w:ind w:left="-220" w:right="-220" w:firstLine="0"/>
        <w:rPr>
          <w:rFonts w:ascii="Roboto" w:cs="Roboto" w:eastAsia="Roboto" w:hAnsi="Roboto"/>
          <w:color w:val="222222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22222"/>
          <w:sz w:val="27"/>
          <w:szCs w:val="27"/>
        </w:rPr>
        <w:drawing>
          <wp:inline distB="114300" distT="114300" distL="114300" distR="114300">
            <wp:extent cx="5943600" cy="3416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Roboto" w:cs="Roboto" w:eastAsia="Roboto" w:hAnsi="Roboto"/>
          <w:color w:val="222222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spacing w:after="460" w:before="300" w:line="264" w:lineRule="auto"/>
        <w:ind w:left="-220" w:right="-220" w:firstLine="0"/>
        <w:rPr>
          <w:rFonts w:ascii="Playfair Display" w:cs="Playfair Display" w:eastAsia="Playfair Display" w:hAnsi="Playfair Display"/>
          <w:color w:val="222222"/>
          <w:sz w:val="51"/>
          <w:szCs w:val="51"/>
        </w:rPr>
      </w:pPr>
      <w:bookmarkStart w:colFirst="0" w:colLast="0" w:name="_srusebp4avtf" w:id="5"/>
      <w:bookmarkEnd w:id="5"/>
      <w:r w:rsidDel="00000000" w:rsidR="00000000" w:rsidRPr="00000000">
        <w:rPr>
          <w:rFonts w:ascii="SimSun" w:cs="SimSun" w:eastAsia="SimSun" w:hAnsi="SimSun"/>
          <w:color w:val="222222"/>
          <w:sz w:val="51"/>
          <w:szCs w:val="51"/>
          <w:rtl w:val="0"/>
        </w:rPr>
        <w:t xml:space="preserve">各州選民，都在支持誰？</w:t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spacing w:after="460" w:before="300" w:line="264" w:lineRule="auto"/>
        <w:ind w:left="-220" w:right="-220" w:firstLine="0"/>
        <w:rPr>
          <w:rFonts w:ascii="Roboto" w:cs="Roboto" w:eastAsia="Roboto" w:hAnsi="Roboto"/>
          <w:color w:val="222222"/>
          <w:sz w:val="27"/>
          <w:szCs w:val="27"/>
        </w:rPr>
      </w:pPr>
      <w:bookmarkStart w:colFirst="0" w:colLast="0" w:name="_z4udlxvj75iu" w:id="6"/>
      <w:bookmarkEnd w:id="6"/>
      <w:r w:rsidDel="00000000" w:rsidR="00000000" w:rsidRPr="00000000">
        <w:rPr>
          <w:rFonts w:ascii="SimSun" w:cs="SimSun" w:eastAsia="SimSun" w:hAnsi="SimSun"/>
          <w:color w:val="222222"/>
          <w:sz w:val="27"/>
          <w:szCs w:val="27"/>
          <w:rtl w:val="0"/>
        </w:rPr>
        <w:t xml:space="preserve">從往屆選舉數據來看，在美國東北部、新英格蘭地區和西海岸傾向將選票於投給民主黨，而南部和中西部，以及阿拉斯加州則更加支持共和黨。這些擁有不同政治傾向的州被冠以兩個政黨的代表色，被稱為“藍州”和“紅州”。</w:t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spacing w:after="460" w:before="300" w:line="264" w:lineRule="auto"/>
        <w:ind w:left="-220" w:right="-220" w:firstLine="0"/>
        <w:rPr>
          <w:rFonts w:ascii="Roboto" w:cs="Roboto" w:eastAsia="Roboto" w:hAnsi="Roboto"/>
          <w:color w:val="222222"/>
          <w:sz w:val="27"/>
          <w:szCs w:val="27"/>
        </w:rPr>
      </w:pPr>
      <w:bookmarkStart w:colFirst="0" w:colLast="0" w:name="_9ne947sj0slf" w:id="7"/>
      <w:bookmarkEnd w:id="7"/>
      <w:r w:rsidDel="00000000" w:rsidR="00000000" w:rsidRPr="00000000">
        <w:rPr>
          <w:rFonts w:ascii="SimSun" w:cs="SimSun" w:eastAsia="SimSun" w:hAnsi="SimSun"/>
          <w:color w:val="222222"/>
          <w:sz w:val="27"/>
          <w:szCs w:val="27"/>
          <w:rtl w:val="0"/>
        </w:rPr>
        <w:t xml:space="preserve">而傾向不明顯的州被稱為搖擺州，也被人們叫做“紫州”，例如俄亥俄州、艾奧瓦州、亞利桑那州等。這些州往往對最後的選舉結果影響較大。</w:t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spacing w:after="460" w:before="300" w:line="264" w:lineRule="auto"/>
        <w:ind w:left="-220" w:right="-220" w:firstLine="0"/>
        <w:rPr>
          <w:rFonts w:ascii="Roboto" w:cs="Roboto" w:eastAsia="Roboto" w:hAnsi="Roboto"/>
          <w:color w:val="222222"/>
          <w:sz w:val="27"/>
          <w:szCs w:val="27"/>
        </w:rPr>
      </w:pPr>
      <w:bookmarkStart w:colFirst="0" w:colLast="0" w:name="_3xruvgbz100a" w:id="8"/>
      <w:bookmarkEnd w:id="8"/>
      <w:commentRangeStart w:id="7"/>
      <w:r w:rsidDel="00000000" w:rsidR="00000000" w:rsidRPr="00000000">
        <w:rPr>
          <w:rFonts w:ascii="Roboto" w:cs="Roboto" w:eastAsia="Roboto" w:hAnsi="Roboto"/>
          <w:color w:val="222222"/>
          <w:sz w:val="27"/>
          <w:szCs w:val="27"/>
        </w:rPr>
        <w:drawing>
          <wp:inline distB="114300" distT="114300" distL="114300" distR="114300">
            <wp:extent cx="4995900" cy="3776663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900" cy="3776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spacing w:after="460" w:before="300" w:line="264" w:lineRule="auto"/>
        <w:ind w:left="-220" w:right="-220" w:firstLine="0"/>
        <w:rPr>
          <w:rFonts w:ascii="Roboto" w:cs="Roboto" w:eastAsia="Roboto" w:hAnsi="Roboto"/>
          <w:color w:val="222222"/>
          <w:sz w:val="27"/>
          <w:szCs w:val="27"/>
        </w:rPr>
      </w:pPr>
      <w:bookmarkStart w:colFirst="0" w:colLast="0" w:name="_ttt6bh1qy8mo" w:id="9"/>
      <w:bookmarkEnd w:id="9"/>
      <w:r w:rsidDel="00000000" w:rsidR="00000000" w:rsidRPr="00000000">
        <w:rPr>
          <w:rFonts w:ascii="Roboto" w:cs="Roboto" w:eastAsia="Roboto" w:hAnsi="Roboto"/>
          <w:color w:val="222222"/>
          <w:sz w:val="27"/>
          <w:szCs w:val="27"/>
        </w:rPr>
        <w:drawing>
          <wp:inline distB="114300" distT="114300" distL="114300" distR="114300">
            <wp:extent cx="5062538" cy="381436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3814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spacing w:after="460" w:before="300" w:line="264" w:lineRule="auto"/>
        <w:ind w:left="-220" w:right="-220" w:firstLine="0"/>
        <w:rPr>
          <w:rFonts w:ascii="Roboto" w:cs="Roboto" w:eastAsia="Roboto" w:hAnsi="Roboto"/>
          <w:color w:val="222222"/>
          <w:sz w:val="27"/>
          <w:szCs w:val="27"/>
        </w:rPr>
      </w:pPr>
      <w:bookmarkStart w:colFirst="0" w:colLast="0" w:name="_z0ywqlm5ctyy" w:id="10"/>
      <w:bookmarkEnd w:id="10"/>
      <w:r w:rsidDel="00000000" w:rsidR="00000000" w:rsidRPr="00000000">
        <w:rPr>
          <w:rFonts w:ascii="SimSun" w:cs="SimSun" w:eastAsia="SimSun" w:hAnsi="SimSun"/>
          <w:color w:val="222222"/>
          <w:sz w:val="27"/>
          <w:szCs w:val="27"/>
          <w:rtl w:val="0"/>
        </w:rPr>
        <w:t xml:space="preserve">本月23日《紐約時報》和錫耶納學院的最新</w:t>
      </w:r>
      <w:hyperlink r:id="rId11">
        <w:r w:rsidDel="00000000" w:rsidR="00000000" w:rsidRPr="00000000">
          <w:rPr>
            <w:rFonts w:ascii="Roboto" w:cs="Roboto" w:eastAsia="Roboto" w:hAnsi="Roboto"/>
            <w:color w:val="f7c873"/>
            <w:sz w:val="27"/>
            <w:szCs w:val="27"/>
            <w:u w:val="single"/>
            <w:rtl w:val="0"/>
          </w:rPr>
          <w:t xml:space="preserve">民調</w:t>
        </w:r>
      </w:hyperlink>
      <w:r w:rsidDel="00000000" w:rsidR="00000000" w:rsidRPr="00000000">
        <w:rPr>
          <w:rFonts w:ascii="SimSun" w:cs="SimSun" w:eastAsia="SimSun" w:hAnsi="SimSun"/>
          <w:color w:val="222222"/>
          <w:sz w:val="27"/>
          <w:szCs w:val="27"/>
          <w:rtl w:val="0"/>
        </w:rPr>
        <w:t xml:space="preserve">顯示，特朗普的支持率在亞利桑那州、喬治亞州和北卡羅來納州這三個搖擺州中的競爭中領先。其中，特朗普在亞利桑那州和喬治亞州的支持率分別領先賀錦麗5%和4%。在2020年大選中，特朗普曾在這兩個州的競爭中輸給現任總統拜登。但在北卡羅來納州，特朗普僅以微弱優勢領先於賀錦麗。據悉，該州自2008年以來一直投票支持共和黨人。</w:t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spacing w:after="460" w:before="300" w:line="264" w:lineRule="auto"/>
        <w:ind w:left="-220" w:right="-220" w:firstLine="0"/>
        <w:rPr>
          <w:rFonts w:ascii="Roboto" w:cs="Roboto" w:eastAsia="Roboto" w:hAnsi="Roboto"/>
          <w:color w:val="222222"/>
          <w:sz w:val="27"/>
          <w:szCs w:val="27"/>
        </w:rPr>
      </w:pPr>
      <w:bookmarkStart w:colFirst="0" w:colLast="0" w:name="_3ppcc5527lfy" w:id="11"/>
      <w:bookmarkEnd w:id="11"/>
      <w:r w:rsidDel="00000000" w:rsidR="00000000" w:rsidRPr="00000000">
        <w:rPr>
          <w:rFonts w:ascii="Roboto" w:cs="Roboto" w:eastAsia="Roboto" w:hAnsi="Roboto"/>
          <w:color w:val="222222"/>
          <w:sz w:val="27"/>
          <w:szCs w:val="27"/>
        </w:rPr>
        <w:drawing>
          <wp:inline distB="114300" distT="114300" distL="114300" distR="114300">
            <wp:extent cx="6005799" cy="484121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5799" cy="4841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spacing w:after="460" w:before="300" w:line="264" w:lineRule="auto"/>
        <w:ind w:left="-220" w:right="-220" w:firstLine="0"/>
        <w:rPr>
          <w:rFonts w:ascii="Playfair Display" w:cs="Playfair Display" w:eastAsia="Playfair Display" w:hAnsi="Playfair Display"/>
          <w:sz w:val="51"/>
          <w:szCs w:val="51"/>
        </w:rPr>
      </w:pPr>
      <w:bookmarkStart w:colFirst="0" w:colLast="0" w:name="_ca9gorpc5ioc" w:id="12"/>
      <w:bookmarkEnd w:id="12"/>
      <w:r w:rsidDel="00000000" w:rsidR="00000000" w:rsidRPr="00000000">
        <w:rPr>
          <w:rFonts w:ascii="SimSun" w:cs="SimSun" w:eastAsia="SimSun" w:hAnsi="SimSun"/>
          <w:sz w:val="51"/>
          <w:szCs w:val="51"/>
          <w:rtl w:val="0"/>
        </w:rPr>
        <w:t xml:space="preserve">兩黨候選人有什麼政策？</w:t>
      </w:r>
    </w:p>
    <w:p w:rsidR="00000000" w:rsidDel="00000000" w:rsidP="00000000" w:rsidRDefault="00000000" w:rsidRPr="00000000" w14:paraId="00000015">
      <w:pPr>
        <w:pStyle w:val="Heading2"/>
        <w:keepNext w:val="0"/>
        <w:keepLines w:val="0"/>
        <w:spacing w:after="460" w:before="300" w:line="264" w:lineRule="auto"/>
        <w:ind w:left="-220" w:right="-220" w:firstLine="0"/>
        <w:rPr>
          <w:rFonts w:ascii="Roboto" w:cs="Roboto" w:eastAsia="Roboto" w:hAnsi="Roboto"/>
          <w:color w:val="222222"/>
          <w:sz w:val="27"/>
          <w:szCs w:val="27"/>
        </w:rPr>
      </w:pPr>
      <w:bookmarkStart w:colFirst="0" w:colLast="0" w:name="_8r144gnfetyk" w:id="13"/>
      <w:bookmarkEnd w:id="13"/>
      <w:r w:rsidDel="00000000" w:rsidR="00000000" w:rsidRPr="00000000">
        <w:rPr>
          <w:rFonts w:ascii="SimSun" w:cs="SimSun" w:eastAsia="SimSun" w:hAnsi="SimSun"/>
          <w:color w:val="222222"/>
          <w:sz w:val="27"/>
          <w:szCs w:val="27"/>
          <w:rtl w:val="0"/>
        </w:rPr>
        <w:t xml:space="preserve">距離美國總統大選還有不到50天的時間，民主黨候選人賀錦麗和共和黨候選人特朗普將進入最後的角逐。這場選舉將對美國的經濟發展、社會議題以及國際關係等產生深遠影響。下圖列出賀錦麗和特朗普關於對華政策、經濟政策、俄烏戰爭、以巴衝突的熱點話題不同的觀點和政策。</w:t>
      </w:r>
    </w:p>
    <w:p w:rsidR="00000000" w:rsidDel="00000000" w:rsidP="00000000" w:rsidRDefault="00000000" w:rsidRPr="00000000" w14:paraId="00000016">
      <w:pPr>
        <w:pStyle w:val="Heading2"/>
        <w:keepNext w:val="0"/>
        <w:keepLines w:val="0"/>
        <w:spacing w:after="460" w:before="300" w:line="264" w:lineRule="auto"/>
        <w:ind w:left="-220" w:right="-220" w:firstLine="0"/>
        <w:jc w:val="center"/>
        <w:rPr>
          <w:rFonts w:ascii="Roboto" w:cs="Roboto" w:eastAsia="Roboto" w:hAnsi="Roboto"/>
          <w:color w:val="222222"/>
          <w:sz w:val="27"/>
          <w:szCs w:val="27"/>
        </w:rPr>
      </w:pPr>
      <w:bookmarkStart w:colFirst="0" w:colLast="0" w:name="_4uj1uvtbiusr" w:id="14"/>
      <w:bookmarkEnd w:id="14"/>
      <w:commentRangeStart w:id="8"/>
      <w:r w:rsidDel="00000000" w:rsidR="00000000" w:rsidRPr="00000000">
        <w:rPr>
          <w:rFonts w:ascii="Roboto" w:cs="Roboto" w:eastAsia="Roboto" w:hAnsi="Roboto"/>
          <w:color w:val="222222"/>
          <w:sz w:val="27"/>
          <w:szCs w:val="27"/>
        </w:rPr>
        <w:drawing>
          <wp:inline distB="114300" distT="114300" distL="114300" distR="114300">
            <wp:extent cx="3189668" cy="7920038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9668" cy="7920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8"/>
      <w:r w:rsidDel="00000000" w:rsidR="00000000" w:rsidRPr="00000000">
        <w:commentReference w:id="8"/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yuxuan LIANG" w:id="0" w:date="2024-09-26T04:04:41Z"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标题会不会再具体一点更好？</w:t>
      </w:r>
    </w:p>
  </w:comment>
  <w:comment w:author="Zhouyi CHEN" w:id="4" w:date="2024-09-26T04:09:33Z"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这里除了大选的流程之外，可能我会对大选辩论之类的活动比较感兴趣（我们身在香港能接触到比较多信息的一些活动），是不是可以做一个目前能搜集到的类似活动的时间list，给我们提供一些信息</w:t>
      </w:r>
    </w:p>
  </w:comment>
  <w:comment w:author="Nemo" w:id="2" w:date="2024-09-26T09:37:44Z"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這個標題感覺可以改的更有趣一點！例如側重的敘述方向、拋出問題等等</w:t>
      </w:r>
    </w:p>
  </w:comment>
  <w:comment w:author="Zhouyi CHEN" w:id="7" w:date="2024-09-26T04:23:51Z"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这里的五个颜色的标注似乎有些些多欸，感觉可以改成一个颜色从蓝到红的过度线，然后标出蓝的一端为民主党胜出次数最多的，红的一端为共和党胜出次数最多的</w:t>
      </w:r>
    </w:p>
  </w:comment>
  <w:comment w:author="Nemo" w:id="8" w:date="2024-09-26T09:51:37Z"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愛這個圖</w:t>
      </w:r>
    </w:p>
  </w:comment>
  <w:comment w:author="Nemo" w:id="5" w:date="2024-09-26T09:46:04Z"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感覺這裡也可以加一個graphic描述一下現在美國眾議院兩黨裡的分佈情況，順便介紹一下美國民主黨和共和黨分別都是什麼</w:t>
      </w:r>
    </w:p>
  </w:comment>
  <w:comment w:author="Nemo" w:id="6" w:date="2024-09-26T09:51:11Z"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不知道每年大選這些事件會不會有固定的時間節點，如果有的話感覺把序號換成時間會更形象</w:t>
      </w:r>
    </w:p>
  </w:comment>
  <w:comment w:author="Nemo" w:id="3" w:date="2024-09-26T09:39:30Z"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這裡有一種戛然而止的感覺，可以加一點和後文銜接得更順暢一點</w:t>
      </w:r>
    </w:p>
  </w:comment>
  <w:comment w:author="Wong Ivan" w:id="1" w:date="2024-09-26T00:58:25Z"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这段好像沒有提及民調及候選人政策，只有選舉形式，还是選舉方法、民調及候選人政策只是小標题？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SimSun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layfair Display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nytimes.com/interactive/2024/09/23/us/elections/times-siena-sun-belt-crosstabs.html" TargetMode="External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6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PlayfairDisplay-regular.ttf"/><Relationship Id="rId6" Type="http://schemas.openxmlformats.org/officeDocument/2006/relationships/font" Target="fonts/PlayfairDisplay-bold.ttf"/><Relationship Id="rId7" Type="http://schemas.openxmlformats.org/officeDocument/2006/relationships/font" Target="fonts/PlayfairDisplay-italic.ttf"/><Relationship Id="rId8" Type="http://schemas.openxmlformats.org/officeDocument/2006/relationships/font" Target="fonts/PlayfairDispl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